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0" w:author="naomie mboma" w:date="2026-04-19T22:07:00Z" w16du:dateUtc="2026-04-19T21:07:00Z"/>
                <w:i/>
                <w:color w:val="156082"/>
                <w:sz w:val="32"/>
                <w:szCs w:val="32"/>
              </w:rPr>
            </w:pPr>
            <w:r>
              <w:rPr>
                <w:i/>
                <w:color w:val="156082"/>
                <w:sz w:val="32"/>
                <w:szCs w:val="32"/>
              </w:rPr>
              <w:t>Student Full Name</w:t>
            </w:r>
          </w:p>
          <w:p w14:paraId="5387232B" w14:textId="23100949" w:rsidR="00E50787" w:rsidRDefault="0090340F">
            <w:pPr>
              <w:spacing w:line="480" w:lineRule="auto"/>
              <w:rPr>
                <w:i/>
                <w:color w:val="156082"/>
                <w:sz w:val="32"/>
                <w:szCs w:val="32"/>
              </w:rPr>
            </w:pPr>
            <w:r>
              <w:rPr>
                <w:i/>
                <w:color w:val="156082"/>
                <w:sz w:val="32"/>
                <w:szCs w:val="32"/>
              </w:rPr>
              <w:t>Natalia Wanderley</w:t>
            </w:r>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1" w:author="naomie mboma" w:date="2026-04-19T22:07:00Z" w16du:dateUtc="2026-04-19T21:07:00Z"/>
                <w:i/>
                <w:color w:val="156082"/>
                <w:sz w:val="32"/>
                <w:szCs w:val="32"/>
              </w:rPr>
            </w:pPr>
            <w:r>
              <w:rPr>
                <w:i/>
                <w:color w:val="156082"/>
                <w:sz w:val="32"/>
                <w:szCs w:val="32"/>
              </w:rPr>
              <w:t>Student Number</w:t>
            </w:r>
          </w:p>
          <w:p w14:paraId="4C519E27" w14:textId="200080E7" w:rsidR="00E50787" w:rsidRDefault="00E50787">
            <w:pPr>
              <w:spacing w:line="480" w:lineRule="auto"/>
              <w:rPr>
                <w:i/>
                <w:color w:val="156082"/>
                <w:sz w:val="32"/>
                <w:szCs w:val="32"/>
              </w:rPr>
            </w:pPr>
            <w:ins w:id="2" w:author="naomie mboma" w:date="2026-04-19T22:07:00Z" w16du:dateUtc="2026-04-19T21:07:00Z">
              <w:r>
                <w:rPr>
                  <w:i/>
                  <w:color w:val="156082"/>
                  <w:sz w:val="32"/>
                  <w:szCs w:val="32"/>
                </w:rPr>
                <w:t>Sba24440</w:t>
              </w:r>
            </w:ins>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3" w:author="naomie mboma" w:date="2026-04-19T22:07:00Z" w16du:dateUtc="2026-04-19T21:07:00Z"/>
                <w:i/>
                <w:color w:val="156082"/>
                <w:sz w:val="32"/>
                <w:szCs w:val="32"/>
              </w:rPr>
            </w:pPr>
            <w:r>
              <w:rPr>
                <w:i/>
                <w:color w:val="156082"/>
                <w:sz w:val="32"/>
                <w:szCs w:val="32"/>
              </w:rPr>
              <w:t>Module Title</w:t>
            </w:r>
          </w:p>
          <w:p w14:paraId="25760F1A" w14:textId="301AC76D" w:rsidR="00E50787" w:rsidRDefault="00E50787">
            <w:pPr>
              <w:spacing w:line="480" w:lineRule="auto"/>
              <w:rPr>
                <w:i/>
                <w:color w:val="156082"/>
                <w:sz w:val="32"/>
                <w:szCs w:val="32"/>
              </w:rPr>
            </w:pPr>
            <w:ins w:id="4" w:author="naomie mboma" w:date="2026-04-19T22:07:00Z" w16du:dateUtc="2026-04-19T21:07:00Z">
              <w:r>
                <w:rPr>
                  <w:i/>
                  <w:color w:val="156082"/>
                  <w:sz w:val="32"/>
                  <w:szCs w:val="32"/>
                </w:rPr>
                <w:t>Machine learning</w:t>
              </w:r>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5" w:author="naomie mboma" w:date="2026-04-19T22:10:00Z" w16du:dateUtc="2026-04-19T21:10:00Z"/>
                <w:i/>
                <w:color w:val="156082"/>
                <w:sz w:val="32"/>
                <w:szCs w:val="32"/>
              </w:rPr>
            </w:pPr>
            <w:r>
              <w:rPr>
                <w:i/>
                <w:color w:val="156082"/>
                <w:sz w:val="32"/>
                <w:szCs w:val="32"/>
              </w:rPr>
              <w:t>Assessment Title</w:t>
            </w:r>
          </w:p>
          <w:p w14:paraId="489B184B" w14:textId="297E48C6" w:rsidR="00E50787" w:rsidRDefault="00E50787">
            <w:pPr>
              <w:spacing w:line="480" w:lineRule="auto"/>
              <w:rPr>
                <w:i/>
                <w:color w:val="156082"/>
                <w:sz w:val="32"/>
                <w:szCs w:val="32"/>
              </w:rPr>
            </w:pPr>
            <w:ins w:id="6" w:author="naomie mboma" w:date="2026-04-19T22:11:00Z" w16du:dateUtc="2026-04-19T21:11:00Z">
              <w:r>
                <w:rPr>
                  <w:i/>
                  <w:color w:val="156082"/>
                  <w:sz w:val="32"/>
                  <w:szCs w:val="32"/>
                </w:rPr>
                <w:t xml:space="preserve">Machine Learning for </w:t>
              </w:r>
              <w:proofErr w:type="spellStart"/>
              <w:r>
                <w:rPr>
                  <w:i/>
                  <w:color w:val="156082"/>
                  <w:sz w:val="32"/>
                  <w:szCs w:val="32"/>
                </w:rPr>
                <w:t>Businness</w:t>
              </w:r>
            </w:ins>
            <w:proofErr w:type="spellEnd"/>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7" w:author="naomie mboma" w:date="2026-04-19T22:10:00Z" w16du:dateUtc="2026-04-19T21:10:00Z"/>
                <w:i/>
                <w:color w:val="156082"/>
                <w:sz w:val="32"/>
                <w:szCs w:val="32"/>
              </w:rPr>
            </w:pPr>
            <w:r>
              <w:rPr>
                <w:i/>
                <w:color w:val="156082"/>
                <w:sz w:val="32"/>
                <w:szCs w:val="32"/>
              </w:rPr>
              <w:t>Lecturer/Supervisor</w:t>
            </w:r>
          </w:p>
          <w:p w14:paraId="0F93ADA6" w14:textId="43C4B43E" w:rsidR="00E50787" w:rsidRDefault="00E50787">
            <w:pPr>
              <w:spacing w:line="480" w:lineRule="auto"/>
              <w:rPr>
                <w:i/>
                <w:color w:val="156082"/>
                <w:sz w:val="32"/>
                <w:szCs w:val="32"/>
              </w:rPr>
            </w:pPr>
            <w:ins w:id="8" w:author="naomie mboma" w:date="2026-04-19T22:10:00Z" w16du:dateUtc="2026-04-19T21:10:00Z">
              <w:r>
                <w:rPr>
                  <w:i/>
                  <w:color w:val="156082"/>
                  <w:sz w:val="32"/>
                  <w:szCs w:val="32"/>
                </w:rPr>
                <w:t xml:space="preserve">Muhammad </w:t>
              </w:r>
              <w:proofErr w:type="spellStart"/>
              <w:r>
                <w:rPr>
                  <w:i/>
                  <w:color w:val="156082"/>
                  <w:sz w:val="32"/>
                  <w:szCs w:val="32"/>
                </w:rPr>
                <w:t>lqbal</w:t>
              </w:r>
            </w:ins>
            <w:proofErr w:type="spellEnd"/>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77777777" w:rsidR="0024408F" w:rsidRDefault="0024408F">
            <w:pPr>
              <w:spacing w:line="480" w:lineRule="auto"/>
              <w:rPr>
                <w:ins w:id="9" w:author="naomie mboma" w:date="2026-04-19T22:08:00Z" w16du:dateUtc="2026-04-19T21:08:00Z"/>
                <w:i/>
                <w:color w:val="156082"/>
                <w:sz w:val="32"/>
                <w:szCs w:val="32"/>
              </w:rPr>
            </w:pPr>
            <w:r>
              <w:rPr>
                <w:i/>
                <w:color w:val="156082"/>
                <w:sz w:val="32"/>
                <w:szCs w:val="32"/>
              </w:rPr>
              <w:t>Assessment Due Date</w:t>
            </w:r>
          </w:p>
          <w:p w14:paraId="1B7FDA69" w14:textId="51818B96" w:rsidR="00E50787" w:rsidRDefault="00E50787">
            <w:pPr>
              <w:spacing w:line="480" w:lineRule="auto"/>
              <w:rPr>
                <w:i/>
                <w:color w:val="156082"/>
                <w:sz w:val="32"/>
                <w:szCs w:val="32"/>
              </w:rPr>
            </w:pPr>
            <w:ins w:id="10" w:author="naomie mboma" w:date="2026-04-19T22:08:00Z" w16du:dateUtc="2026-04-19T21:08:00Z">
              <w:r>
                <w:rPr>
                  <w:i/>
                  <w:color w:val="156082"/>
                  <w:sz w:val="32"/>
                  <w:szCs w:val="32"/>
                </w:rPr>
                <w:t>1</w:t>
              </w:r>
            </w:ins>
            <w:ins w:id="11" w:author="naomie mboma" w:date="2026-04-19T22:11:00Z" w16du:dateUtc="2026-04-19T21:11:00Z">
              <w:r>
                <w:rPr>
                  <w:i/>
                  <w:color w:val="156082"/>
                  <w:sz w:val="32"/>
                  <w:szCs w:val="32"/>
                </w:rPr>
                <w:t>2/03/2026</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7727B659" w14:textId="77777777" w:rsidR="00E50787" w:rsidRDefault="0024408F">
            <w:pPr>
              <w:spacing w:line="480" w:lineRule="auto"/>
              <w:rPr>
                <w:i/>
                <w:color w:val="156082"/>
                <w:sz w:val="32"/>
                <w:szCs w:val="32"/>
              </w:rPr>
            </w:pPr>
            <w:r>
              <w:rPr>
                <w:i/>
                <w:color w:val="156082"/>
                <w:sz w:val="32"/>
                <w:szCs w:val="32"/>
              </w:rPr>
              <w:lastRenderedPageBreak/>
              <w:t>Date of Submission</w:t>
            </w:r>
          </w:p>
          <w:p w14:paraId="4160E72B" w14:textId="7F71A64C" w:rsidR="0090340F" w:rsidRDefault="0090340F">
            <w:pPr>
              <w:spacing w:line="480" w:lineRule="auto"/>
              <w:rPr>
                <w:i/>
                <w:color w:val="156082"/>
                <w:sz w:val="32"/>
                <w:szCs w:val="32"/>
              </w:rPr>
            </w:pPr>
            <w:r>
              <w:rPr>
                <w:i/>
                <w:color w:val="156082"/>
                <w:sz w:val="32"/>
                <w:szCs w:val="32"/>
              </w:rPr>
              <w:t>25/10/2026</w:t>
            </w:r>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77777777" w:rsidR="0051184F" w:rsidRDefault="00E73B14">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77777777" w:rsidR="0051184F" w:rsidRDefault="00E73B14">
      <w:pPr>
        <w:rPr>
          <w:rFonts w:ascii="Aptos" w:eastAsia="Aptos" w:hAnsi="Aptos" w:cs="Aptos"/>
          <w:b/>
          <w:color w:val="FF0000"/>
          <w:sz w:val="30"/>
          <w:szCs w:val="30"/>
          <w:u w:val="single"/>
        </w:rPr>
      </w:pPr>
      <w:r>
        <w:rPr>
          <w:rFonts w:ascii="Aptos" w:eastAsia="Aptos" w:hAnsi="Aptos" w:cs="Aptos"/>
          <w:b/>
          <w:color w:val="FF0000"/>
          <w:sz w:val="30"/>
          <w:szCs w:val="30"/>
          <w:u w:val="single"/>
        </w:rPr>
        <w:lastRenderedPageBreak/>
        <w:t>Please read all the instructions on this document carefully!!!</w:t>
      </w:r>
    </w:p>
    <w:p w14:paraId="647CEC7D" w14:textId="77777777" w:rsidR="0051184F" w:rsidRDefault="0051184F">
      <w:pPr>
        <w:rPr>
          <w:rFonts w:ascii="Aptos" w:eastAsia="Aptos" w:hAnsi="Aptos" w:cs="Aptos"/>
          <w:color w:val="FF0000"/>
          <w:sz w:val="24"/>
          <w:szCs w:val="24"/>
        </w:rPr>
      </w:pPr>
    </w:p>
    <w:p w14:paraId="278952E6" w14:textId="77777777" w:rsidR="0051184F" w:rsidRDefault="00E73B14">
      <w:pPr>
        <w:rPr>
          <w:rFonts w:ascii="Aptos" w:eastAsia="Aptos" w:hAnsi="Aptos" w:cs="Aptos"/>
          <w:b/>
          <w:color w:val="FF0000"/>
          <w:sz w:val="24"/>
          <w:szCs w:val="24"/>
        </w:rPr>
      </w:pPr>
      <w:r>
        <w:rPr>
          <w:rFonts w:ascii="Aptos" w:eastAsia="Aptos" w:hAnsi="Aptos" w:cs="Aptos"/>
          <w:b/>
          <w:color w:val="FF0000"/>
          <w:sz w:val="24"/>
          <w:szCs w:val="24"/>
        </w:rPr>
        <w:t>Filling out the cover sheet</w:t>
      </w:r>
    </w:p>
    <w:p w14:paraId="5A3E1313" w14:textId="77777777" w:rsidR="0051184F" w:rsidRDefault="0051184F">
      <w:pPr>
        <w:rPr>
          <w:rFonts w:ascii="Aptos" w:eastAsia="Aptos" w:hAnsi="Aptos" w:cs="Aptos"/>
          <w:b/>
          <w:color w:val="FF0000"/>
          <w:sz w:val="24"/>
          <w:szCs w:val="24"/>
        </w:rPr>
      </w:pPr>
    </w:p>
    <w:p w14:paraId="1A6EB1B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Fill out the top section of the cover page with all the required information.</w:t>
      </w:r>
    </w:p>
    <w:p w14:paraId="23A4B650" w14:textId="77777777" w:rsidR="0051184F" w:rsidRDefault="0051184F">
      <w:pPr>
        <w:rPr>
          <w:rFonts w:ascii="Aptos" w:eastAsia="Aptos" w:hAnsi="Aptos" w:cs="Aptos"/>
          <w:color w:val="FF0000"/>
          <w:sz w:val="24"/>
          <w:szCs w:val="24"/>
        </w:rPr>
      </w:pPr>
    </w:p>
    <w:p w14:paraId="00F2E612"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 the "Use of AI" section, choose the statement that accurately reflects your work:</w:t>
      </w:r>
    </w:p>
    <w:p w14:paraId="0170ED33" w14:textId="77777777" w:rsidR="0051184F" w:rsidRDefault="0051184F">
      <w:pPr>
        <w:rPr>
          <w:rFonts w:ascii="Aptos" w:eastAsia="Aptos" w:hAnsi="Aptos" w:cs="Aptos"/>
          <w:b/>
          <w:color w:val="FF0000"/>
          <w:sz w:val="24"/>
          <w:szCs w:val="24"/>
        </w:rPr>
      </w:pPr>
    </w:p>
    <w:p w14:paraId="64487AE5"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utilized AI</w:t>
      </w:r>
      <w:r>
        <w:rPr>
          <w:rFonts w:ascii="Aptos" w:eastAsia="Aptos" w:hAnsi="Aptos" w:cs="Aptos"/>
          <w:color w:val="FF0000"/>
          <w:sz w:val="24"/>
          <w:szCs w:val="24"/>
        </w:rPr>
        <w:t>: select the first statement. Provide details about the AI tool used and its application. Delete the second statement.</w:t>
      </w:r>
    </w:p>
    <w:p w14:paraId="4B9F7F76"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Example: "I acknowledge the use of Grammarly for improving spelling and grammar."</w:t>
      </w:r>
    </w:p>
    <w:p w14:paraId="40E9C26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OR: "I acknowledge the use of ChatGPT for structuring the assignment."</w:t>
      </w:r>
    </w:p>
    <w:p w14:paraId="62D4093D"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7B7353DB"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Information on how to reference AI tools is available in the Harvard Referencing Handbook, which can be downloaded at:</w:t>
      </w:r>
      <w:r>
        <w:t xml:space="preserve"> </w:t>
      </w:r>
      <w:r>
        <w:rPr>
          <w:rFonts w:ascii="Aptos" w:eastAsia="Aptos" w:hAnsi="Aptos" w:cs="Aptos"/>
          <w:color w:val="FF0000"/>
          <w:sz w:val="24"/>
          <w:szCs w:val="24"/>
        </w:rPr>
        <w:t>https://library.cct.ie/referencing/harvard</w:t>
      </w:r>
    </w:p>
    <w:p w14:paraId="1264EB94" w14:textId="77777777" w:rsidR="0051184F" w:rsidRDefault="0051184F">
      <w:pPr>
        <w:rPr>
          <w:rFonts w:ascii="Aptos" w:eastAsia="Aptos" w:hAnsi="Aptos" w:cs="Aptos"/>
          <w:b/>
          <w:color w:val="FF0000"/>
          <w:sz w:val="24"/>
          <w:szCs w:val="24"/>
        </w:rPr>
      </w:pPr>
    </w:p>
    <w:p w14:paraId="44AE3959"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did not use AI tools</w:t>
      </w:r>
      <w:r>
        <w:rPr>
          <w:rFonts w:ascii="Aptos" w:eastAsia="Aptos" w:hAnsi="Aptos" w:cs="Aptos"/>
          <w:color w:val="FF0000"/>
          <w:sz w:val="24"/>
          <w:szCs w:val="24"/>
        </w:rPr>
        <w:t>: delete the first statement and keep the second one.</w:t>
      </w:r>
    </w:p>
    <w:p w14:paraId="43A616D5" w14:textId="77777777" w:rsidR="00A034FB" w:rsidRDefault="00A034FB">
      <w:pPr>
        <w:rPr>
          <w:rFonts w:ascii="Aptos" w:eastAsia="Aptos" w:hAnsi="Aptos" w:cs="Aptos"/>
          <w:color w:val="FF0000"/>
          <w:sz w:val="24"/>
          <w:szCs w:val="24"/>
        </w:rPr>
      </w:pPr>
    </w:p>
    <w:p w14:paraId="530D2030" w14:textId="77777777" w:rsidR="00A034FB" w:rsidRPr="008D49C4" w:rsidRDefault="00A034FB" w:rsidP="00A034FB">
      <w:p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30"/>
          <w:szCs w:val="30"/>
          <w:u w:val="single"/>
        </w:rPr>
        <w:t>Please read all the instructions on this document carefully!!!</w:t>
      </w:r>
    </w:p>
    <w:p w14:paraId="3998B9E3" w14:textId="77777777" w:rsidR="00A034FB" w:rsidRPr="008D49C4" w:rsidRDefault="00A034FB" w:rsidP="00A034FB">
      <w:pPr>
        <w:spacing w:after="0" w:line="240" w:lineRule="auto"/>
        <w:rPr>
          <w:rFonts w:ascii="Times New Roman" w:eastAsia="Times New Roman" w:hAnsi="Times New Roman" w:cs="Times New Roman"/>
          <w:color w:val="FF0000"/>
          <w:sz w:val="24"/>
          <w:szCs w:val="24"/>
        </w:rPr>
      </w:pPr>
    </w:p>
    <w:p w14:paraId="33201B3F" w14:textId="77777777" w:rsidR="00A034FB" w:rsidRPr="008D49C4" w:rsidRDefault="00A034FB" w:rsidP="00A034FB">
      <w:pPr>
        <w:pStyle w:val="ListParagraph"/>
        <w:numPr>
          <w:ilvl w:val="0"/>
          <w:numId w:val="2"/>
        </w:num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Filling out the cover sheet</w:t>
      </w:r>
    </w:p>
    <w:p w14:paraId="71C21B4C"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Fill out the top section of the cover page with all the required information.</w:t>
      </w:r>
    </w:p>
    <w:p w14:paraId="3E9E2387"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53C5C1B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 the "Use of AI" section, choose the statement that accurately reflects your work:</w:t>
      </w:r>
    </w:p>
    <w:p w14:paraId="64A4805C"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15DD3A3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If you utilized AI</w:t>
      </w:r>
      <w:r w:rsidRPr="008D49C4">
        <w:rPr>
          <w:rFonts w:ascii="Aptos" w:eastAsia="Times New Roman" w:hAnsi="Aptos" w:cs="Times New Roman"/>
          <w:color w:val="FF0000"/>
          <w:sz w:val="24"/>
          <w:szCs w:val="24"/>
        </w:rPr>
        <w:t>: select the first statement. Provide details about the AI tool used and its application. Delete the second statement.</w:t>
      </w:r>
    </w:p>
    <w:p w14:paraId="630E2B7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Example: "I acknowledge the use of Grammarly for improving spelling and grammar."</w:t>
      </w:r>
    </w:p>
    <w:p w14:paraId="31A54606"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lastRenderedPageBreak/>
        <w:t>OR: "I acknowledge the use of ChatGPT for structuring the assignment."</w:t>
      </w:r>
    </w:p>
    <w:p w14:paraId="2C7C21F5"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312F7C5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Information on how to reference AI tools is available in the Harvard Referencing Handbook, which can be downloaded at:</w:t>
      </w:r>
      <w:r w:rsidRPr="008D49C4">
        <w:rPr>
          <w:rFonts w:eastAsia="Times New Roman"/>
          <w:color w:val="FF0000"/>
        </w:rPr>
        <w:t xml:space="preserve"> </w:t>
      </w:r>
      <w:r w:rsidRPr="008D49C4">
        <w:rPr>
          <w:rFonts w:ascii="Aptos" w:eastAsia="Times New Roman" w:hAnsi="Aptos" w:cs="Times New Roman"/>
          <w:color w:val="FF0000"/>
          <w:sz w:val="24"/>
          <w:szCs w:val="24"/>
        </w:rPr>
        <w:t>https://library.cct.ie/referencing/harvard</w:t>
      </w:r>
    </w:p>
    <w:p w14:paraId="05C0C768"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4FAE990D" w14:textId="77777777" w:rsidR="00A034FB" w:rsidRPr="008D49C4" w:rsidRDefault="00A034FB" w:rsidP="00A034FB">
      <w:pPr>
        <w:spacing w:line="240" w:lineRule="auto"/>
        <w:ind w:left="720"/>
        <w:rPr>
          <w:rFonts w:ascii="Aptos" w:eastAsia="Times New Roman" w:hAnsi="Aptos" w:cs="Times New Roman"/>
          <w:color w:val="FF0000"/>
          <w:sz w:val="24"/>
          <w:szCs w:val="24"/>
        </w:rPr>
      </w:pPr>
      <w:r w:rsidRPr="008D49C4">
        <w:rPr>
          <w:rFonts w:ascii="Aptos" w:eastAsia="Times New Roman" w:hAnsi="Aptos" w:cs="Times New Roman"/>
          <w:b/>
          <w:bCs/>
          <w:color w:val="FF0000"/>
          <w:sz w:val="24"/>
          <w:szCs w:val="24"/>
        </w:rPr>
        <w:t>If you did not use AI tools</w:t>
      </w:r>
      <w:r w:rsidRPr="008D49C4">
        <w:rPr>
          <w:rFonts w:ascii="Aptos" w:eastAsia="Times New Roman" w:hAnsi="Aptos" w:cs="Times New Roman"/>
          <w:color w:val="FF0000"/>
          <w:sz w:val="24"/>
          <w:szCs w:val="24"/>
        </w:rPr>
        <w:t>: delete the first statement and keep the second one.</w:t>
      </w:r>
    </w:p>
    <w:p w14:paraId="7832715E" w14:textId="77777777" w:rsidR="00A034FB" w:rsidRPr="008D49C4" w:rsidRDefault="00A034FB" w:rsidP="00A034FB">
      <w:pPr>
        <w:spacing w:line="240" w:lineRule="auto"/>
        <w:rPr>
          <w:rFonts w:ascii="Aptos" w:eastAsia="Times New Roman" w:hAnsi="Aptos" w:cs="Times New Roman"/>
          <w:color w:val="FF0000"/>
          <w:sz w:val="24"/>
          <w:szCs w:val="24"/>
        </w:rPr>
      </w:pPr>
    </w:p>
    <w:p w14:paraId="423427B2" w14:textId="77777777" w:rsidR="00A034FB" w:rsidRDefault="00A034FB" w:rsidP="00A034FB">
      <w:pPr>
        <w:pStyle w:val="ListParagraph"/>
        <w:numPr>
          <w:ilvl w:val="0"/>
          <w:numId w:val="1"/>
        </w:numPr>
        <w:rPr>
          <w:rFonts w:asciiTheme="minorHAnsi" w:hAnsiTheme="minorHAnsi"/>
          <w:b/>
          <w:bCs/>
          <w:color w:val="FF0000"/>
          <w:sz w:val="24"/>
          <w:szCs w:val="24"/>
        </w:rPr>
      </w:pPr>
      <w:r w:rsidRPr="008D49C4">
        <w:rPr>
          <w:rFonts w:asciiTheme="minorHAnsi" w:hAnsiTheme="minorHAnsi"/>
          <w:b/>
          <w:bCs/>
          <w:color w:val="FF0000"/>
          <w:sz w:val="24"/>
          <w:szCs w:val="24"/>
        </w:rPr>
        <w:t>Version Control</w:t>
      </w:r>
    </w:p>
    <w:p w14:paraId="65E3BDF0" w14:textId="77777777" w:rsidR="00A034FB" w:rsidRPr="008D49C4" w:rsidRDefault="00A034FB" w:rsidP="00A034FB">
      <w:pPr>
        <w:spacing w:before="100" w:beforeAutospacing="1" w:after="100" w:afterAutospacing="1" w:line="240" w:lineRule="auto"/>
        <w:ind w:left="720"/>
        <w:outlineLvl w:val="2"/>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Enabling Version Control in Microsoft Word:</w:t>
      </w:r>
    </w:p>
    <w:p w14:paraId="6CFA9E11" w14:textId="77777777" w:rsidR="00A034FB" w:rsidRPr="008D49C4" w:rsidRDefault="00A034FB" w:rsidP="00A034FB">
      <w:pPr>
        <w:spacing w:before="100" w:beforeAutospacing="1" w:after="100" w:afterAutospacing="1" w:line="240" w:lineRule="auto"/>
        <w:ind w:left="72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Version control in Microsoft Word can be achieved in a few ways. Here’s how to do it:</w:t>
      </w:r>
    </w:p>
    <w:p w14:paraId="658ED202"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1. Using Track Changes:</w:t>
      </w:r>
    </w:p>
    <w:p w14:paraId="331B7CDB" w14:textId="77777777" w:rsidR="00A034FB" w:rsidRDefault="00A034FB" w:rsidP="00A034FB">
      <w:pPr>
        <w:numPr>
          <w:ilvl w:val="0"/>
          <w:numId w:val="3"/>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b/>
          <w:bCs/>
          <w:color w:val="FF0000"/>
          <w:sz w:val="24"/>
          <w:szCs w:val="24"/>
        </w:rPr>
        <w:t>Track Changes</w:t>
      </w:r>
      <w:r w:rsidRPr="008D49C4">
        <w:rPr>
          <w:rFonts w:asciiTheme="minorHAnsi" w:eastAsia="Times New Roman" w:hAnsiTheme="minorHAnsi" w:cs="Times New Roman"/>
          <w:color w:val="FF0000"/>
          <w:sz w:val="24"/>
          <w:szCs w:val="24"/>
        </w:rPr>
        <w:t xml:space="preserve"> is a built-in feature of Word that helps users monitor edits. </w:t>
      </w:r>
    </w:p>
    <w:p w14:paraId="4091A723"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To enable:</w:t>
      </w:r>
    </w:p>
    <w:p w14:paraId="2EC5D1CB" w14:textId="77777777"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the </w:t>
      </w:r>
      <w:r w:rsidRPr="008D49C4">
        <w:rPr>
          <w:rFonts w:asciiTheme="minorHAnsi" w:eastAsia="Times New Roman" w:hAnsiTheme="minorHAnsi" w:cs="Times New Roman"/>
          <w:b/>
          <w:bCs/>
          <w:color w:val="FF0000"/>
          <w:sz w:val="24"/>
          <w:szCs w:val="24"/>
        </w:rPr>
        <w:t>Review</w:t>
      </w:r>
      <w:r w:rsidRPr="008D49C4">
        <w:rPr>
          <w:rFonts w:asciiTheme="minorHAnsi" w:eastAsia="Times New Roman" w:hAnsiTheme="minorHAnsi" w:cs="Times New Roman"/>
          <w:color w:val="FF0000"/>
          <w:sz w:val="24"/>
          <w:szCs w:val="24"/>
        </w:rPr>
        <w:t xml:space="preserve"> tab.</w:t>
      </w:r>
    </w:p>
    <w:p w14:paraId="760E17AF" w14:textId="4A3796BD"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Click </w:t>
      </w:r>
      <w:r w:rsidRPr="008D49C4">
        <w:rPr>
          <w:rFonts w:asciiTheme="minorHAnsi" w:eastAsia="Times New Roman" w:hAnsiTheme="minorHAnsi" w:cs="Times New Roman"/>
          <w:b/>
          <w:bCs/>
          <w:color w:val="FF0000"/>
          <w:sz w:val="24"/>
          <w:szCs w:val="24"/>
        </w:rPr>
        <w:t>Track Changes</w:t>
      </w:r>
      <w:r>
        <w:rPr>
          <w:rFonts w:asciiTheme="minorHAnsi" w:eastAsia="Times New Roman" w:hAnsiTheme="minorHAnsi" w:cs="Times New Roman"/>
          <w:color w:val="FF0000"/>
          <w:sz w:val="24"/>
          <w:szCs w:val="24"/>
        </w:rPr>
        <w:t xml:space="preserve"> </w:t>
      </w:r>
    </w:p>
    <w:p w14:paraId="15AF8498" w14:textId="77777777" w:rsidR="00A034FB"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Word will start recording changes and can show who made each edit.</w:t>
      </w:r>
    </w:p>
    <w:p w14:paraId="70BA165F" w14:textId="4E7BA6F5" w:rsidR="00DB4F8F" w:rsidRDefault="00DB4F8F"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Pr>
          <w:rFonts w:asciiTheme="minorHAnsi" w:eastAsia="Times New Roman" w:hAnsiTheme="minorHAnsi" w:cs="Times New Roman"/>
          <w:color w:val="FF0000"/>
          <w:sz w:val="24"/>
          <w:szCs w:val="24"/>
        </w:rPr>
        <w:t xml:space="preserve">Select </w:t>
      </w:r>
      <w:r w:rsidRPr="00DB4F8F">
        <w:rPr>
          <w:rFonts w:asciiTheme="minorHAnsi" w:eastAsia="Times New Roman" w:hAnsiTheme="minorHAnsi" w:cs="Times New Roman"/>
          <w:b/>
          <w:bCs/>
          <w:color w:val="FF0000"/>
          <w:sz w:val="24"/>
          <w:szCs w:val="24"/>
        </w:rPr>
        <w:t>No Markup</w:t>
      </w:r>
      <w:r>
        <w:rPr>
          <w:rFonts w:asciiTheme="minorHAnsi" w:eastAsia="Times New Roman" w:hAnsiTheme="minorHAnsi" w:cs="Times New Roman"/>
          <w:color w:val="FF0000"/>
          <w:sz w:val="24"/>
          <w:szCs w:val="24"/>
        </w:rPr>
        <w:t xml:space="preserve"> from the drop-down menu.</w:t>
      </w:r>
    </w:p>
    <w:p w14:paraId="5FB08C61" w14:textId="130652C9" w:rsidR="00DB4F8F" w:rsidRPr="008D49C4" w:rsidRDefault="00DB4F8F" w:rsidP="00DB4F8F">
      <w:pPr>
        <w:spacing w:before="100" w:beforeAutospacing="1" w:after="100" w:afterAutospacing="1" w:line="240" w:lineRule="auto"/>
        <w:ind w:left="2160"/>
        <w:rPr>
          <w:rFonts w:asciiTheme="minorHAnsi" w:eastAsia="Times New Roman" w:hAnsiTheme="minorHAnsi" w:cs="Times New Roman"/>
          <w:color w:val="FF0000"/>
          <w:sz w:val="24"/>
          <w:szCs w:val="24"/>
        </w:rPr>
      </w:pPr>
      <w:r>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p>
    <w:p w14:paraId="5599CF9B"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2. Using Microsoft OneDrive or SharePoint:</w:t>
      </w:r>
    </w:p>
    <w:p w14:paraId="08BE5995" w14:textId="77777777" w:rsidR="00A034FB" w:rsidRPr="008D49C4" w:rsidRDefault="00A034FB" w:rsidP="00A034FB">
      <w:pPr>
        <w:numPr>
          <w:ilvl w:val="0"/>
          <w:numId w:val="4"/>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Save Word documents to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 xml:space="preserve"> to automatically enable version history.</w:t>
      </w:r>
    </w:p>
    <w:p w14:paraId="097F6EAB"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w:t>
      </w:r>
      <w:r w:rsidRPr="008D49C4">
        <w:rPr>
          <w:rFonts w:asciiTheme="minorHAnsi" w:eastAsia="Times New Roman" w:hAnsiTheme="minorHAnsi" w:cs="Times New Roman"/>
          <w:b/>
          <w:bCs/>
          <w:color w:val="FF0000"/>
          <w:sz w:val="24"/>
          <w:szCs w:val="24"/>
        </w:rPr>
        <w:t>File</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Save As</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w:t>
      </w:r>
    </w:p>
    <w:p w14:paraId="78C538CF"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In OneDrive or SharePoint, right-click the document, and select </w:t>
      </w:r>
      <w:r w:rsidRPr="008D49C4">
        <w:rPr>
          <w:rFonts w:asciiTheme="minorHAnsi" w:eastAsia="Times New Roman" w:hAnsiTheme="minorHAnsi" w:cs="Times New Roman"/>
          <w:b/>
          <w:bCs/>
          <w:color w:val="FF0000"/>
          <w:sz w:val="24"/>
          <w:szCs w:val="24"/>
        </w:rPr>
        <w:t>Version History</w:t>
      </w:r>
      <w:r w:rsidRPr="008D49C4">
        <w:rPr>
          <w:rFonts w:asciiTheme="minorHAnsi" w:eastAsia="Times New Roman" w:hAnsiTheme="minorHAnsi" w:cs="Times New Roman"/>
          <w:color w:val="FF0000"/>
          <w:sz w:val="24"/>
          <w:szCs w:val="24"/>
        </w:rPr>
        <w:t xml:space="preserve"> to view or restore previous versions.</w:t>
      </w:r>
    </w:p>
    <w:p w14:paraId="41216139"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lastRenderedPageBreak/>
        <w:t xml:space="preserve">3. </w:t>
      </w:r>
      <w:r>
        <w:rPr>
          <w:rFonts w:asciiTheme="minorHAnsi" w:eastAsia="Times New Roman" w:hAnsiTheme="minorHAnsi" w:cs="Times New Roman"/>
          <w:b/>
          <w:bCs/>
          <w:color w:val="FF0000"/>
          <w:sz w:val="24"/>
          <w:szCs w:val="24"/>
        </w:rPr>
        <w:t>Saving files manually</w:t>
      </w:r>
      <w:r w:rsidRPr="008D49C4">
        <w:rPr>
          <w:rFonts w:asciiTheme="minorHAnsi" w:eastAsia="Times New Roman" w:hAnsiTheme="minorHAnsi" w:cs="Times New Roman"/>
          <w:b/>
          <w:bCs/>
          <w:color w:val="FF0000"/>
          <w:sz w:val="24"/>
          <w:szCs w:val="24"/>
        </w:rPr>
        <w:t>:</w:t>
      </w:r>
    </w:p>
    <w:p w14:paraId="389BA3A5"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Users can create manual versions by saving files with date or version numbers in the filename, like </w:t>
      </w:r>
      <w:r w:rsidRPr="008D49C4">
        <w:rPr>
          <w:rFonts w:asciiTheme="minorHAnsi" w:eastAsia="Times New Roman" w:hAnsiTheme="minorHAnsi" w:cs="Courier New"/>
          <w:color w:val="FF0000"/>
          <w:sz w:val="24"/>
          <w:szCs w:val="24"/>
        </w:rPr>
        <w:t>Document_v1</w:t>
      </w:r>
      <w:r w:rsidRPr="008D49C4">
        <w:rPr>
          <w:rFonts w:asciiTheme="minorHAnsi" w:eastAsia="Times New Roman" w:hAnsiTheme="minorHAnsi" w:cs="Times New Roman"/>
          <w:color w:val="FF0000"/>
          <w:sz w:val="24"/>
          <w:szCs w:val="24"/>
        </w:rPr>
        <w:t xml:space="preserve">, </w:t>
      </w:r>
      <w:r w:rsidRPr="008D49C4">
        <w:rPr>
          <w:rFonts w:asciiTheme="minorHAnsi" w:eastAsia="Times New Roman" w:hAnsiTheme="minorHAnsi" w:cs="Courier New"/>
          <w:color w:val="FF0000"/>
          <w:sz w:val="24"/>
          <w:szCs w:val="24"/>
        </w:rPr>
        <w:t>Document_v2</w:t>
      </w:r>
      <w:r w:rsidRPr="008D49C4">
        <w:rPr>
          <w:rFonts w:asciiTheme="minorHAnsi" w:eastAsia="Times New Roman" w:hAnsiTheme="minorHAnsi" w:cs="Times New Roman"/>
          <w:color w:val="FF0000"/>
          <w:sz w:val="24"/>
          <w:szCs w:val="24"/>
        </w:rPr>
        <w:t>, etc.</w:t>
      </w:r>
    </w:p>
    <w:p w14:paraId="45E1C5E9"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This method requires consistent discipline and a well-maintained naming system.</w:t>
      </w:r>
    </w:p>
    <w:p w14:paraId="017254BD"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Proper file naming is critical for version control. To efficiently track different versions of a document, file names should include essential details such as:</w:t>
      </w:r>
    </w:p>
    <w:p w14:paraId="1A298904"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Student number</w:t>
      </w:r>
    </w:p>
    <w:p w14:paraId="467A1454" w14:textId="77777777" w:rsidR="00A034FB" w:rsidRPr="007F019D"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 xml:space="preserve">Assignment </w:t>
      </w:r>
    </w:p>
    <w:p w14:paraId="546AB07F"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Module title</w:t>
      </w:r>
    </w:p>
    <w:p w14:paraId="1C01CF5B" w14:textId="77777777" w:rsidR="00A034FB" w:rsidRPr="001A33B7"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Version Number</w:t>
      </w:r>
    </w:p>
    <w:p w14:paraId="0C7C9A06"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For example: 2024998_CA1_</w:t>
      </w:r>
      <w:r w:rsidRPr="007F019D">
        <w:t xml:space="preserve"> </w:t>
      </w:r>
      <w:r w:rsidRPr="007F019D">
        <w:rPr>
          <w:rFonts w:asciiTheme="minorHAnsi" w:eastAsia="Times New Roman" w:hAnsiTheme="minorHAnsi" w:cs="Times New Roman"/>
          <w:b/>
          <w:bCs/>
          <w:color w:val="FF0000"/>
          <w:sz w:val="24"/>
          <w:szCs w:val="24"/>
        </w:rPr>
        <w:t>Data Visualisation &amp; Communication</w:t>
      </w:r>
      <w:r>
        <w:rPr>
          <w:rFonts w:asciiTheme="minorHAnsi" w:eastAsia="Times New Roman" w:hAnsiTheme="minorHAnsi" w:cs="Times New Roman"/>
          <w:b/>
          <w:bCs/>
          <w:color w:val="FF0000"/>
          <w:sz w:val="24"/>
          <w:szCs w:val="24"/>
        </w:rPr>
        <w:t>_v1</w:t>
      </w:r>
    </w:p>
    <w:p w14:paraId="232D81FE"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By adhering to a consistent file-naming convention, it's easier to identify and retrieve specific versions of a file, avoid confusion, and ensure efficient collaboration across multiple contributor</w:t>
      </w:r>
      <w:r>
        <w:rPr>
          <w:rFonts w:asciiTheme="minorHAnsi" w:eastAsia="Times New Roman" w:hAnsiTheme="minorHAnsi" w:cs="Times New Roman"/>
          <w:color w:val="FF0000"/>
          <w:sz w:val="24"/>
          <w:szCs w:val="24"/>
        </w:rPr>
        <w:t>s.</w:t>
      </w:r>
    </w:p>
    <w:p w14:paraId="23E0AE63" w14:textId="77777777" w:rsidR="00A034FB" w:rsidRPr="008D49C4" w:rsidRDefault="00A034FB" w:rsidP="00A034FB">
      <w:pPr>
        <w:spacing w:after="0" w:line="240" w:lineRule="auto"/>
        <w:rPr>
          <w:rFonts w:ascii="Times New Roman" w:eastAsia="Times New Roman" w:hAnsi="Times New Roman" w:cs="Times New Roman"/>
          <w:sz w:val="24"/>
          <w:szCs w:val="24"/>
        </w:rPr>
      </w:pPr>
    </w:p>
    <w:p w14:paraId="7D8EDFE2" w14:textId="77777777" w:rsidR="00A034FB" w:rsidRPr="008D49C4" w:rsidRDefault="00A034FB" w:rsidP="00A034FB">
      <w:pPr>
        <w:spacing w:line="240" w:lineRule="auto"/>
        <w:rPr>
          <w:rFonts w:ascii="Times New Roman" w:eastAsia="Times New Roman" w:hAnsi="Times New Roman" w:cs="Times New Roman"/>
          <w:sz w:val="24"/>
          <w:szCs w:val="24"/>
        </w:rPr>
      </w:pPr>
      <w:r w:rsidRPr="008D49C4">
        <w:rPr>
          <w:rFonts w:ascii="Aptos" w:eastAsia="Times New Roman" w:hAnsi="Aptos" w:cs="Times New Roman"/>
          <w:b/>
          <w:bCs/>
          <w:color w:val="FF0000"/>
          <w:sz w:val="24"/>
          <w:szCs w:val="24"/>
          <w:u w:val="single"/>
        </w:rPr>
        <w:t>Ensure that any content written in red is removed from the document before submission.</w:t>
      </w:r>
    </w:p>
    <w:p w14:paraId="6D2FCBB9" w14:textId="77777777" w:rsidR="00A034FB" w:rsidRDefault="00A034FB" w:rsidP="00A034FB">
      <w:pPr>
        <w:rPr>
          <w:color w:val="FF0000"/>
          <w:sz w:val="32"/>
          <w:szCs w:val="32"/>
        </w:rPr>
      </w:pPr>
    </w:p>
    <w:p w14:paraId="5DA76454" w14:textId="77777777" w:rsidR="00A034FB" w:rsidRDefault="00A034FB" w:rsidP="00A034FB">
      <w:pPr>
        <w:rPr>
          <w:color w:val="FF0000"/>
          <w:sz w:val="32"/>
          <w:szCs w:val="32"/>
        </w:rPr>
      </w:pPr>
    </w:p>
    <w:p w14:paraId="79C0C88C" w14:textId="77777777" w:rsidR="00A034FB" w:rsidRDefault="00A034FB" w:rsidP="00A034FB">
      <w:pPr>
        <w:rPr>
          <w:color w:val="FF0000"/>
          <w:sz w:val="32"/>
          <w:szCs w:val="32"/>
        </w:rPr>
      </w:pPr>
    </w:p>
    <w:p w14:paraId="7B721A3A" w14:textId="77777777" w:rsidR="0051184F" w:rsidRDefault="0051184F">
      <w:pPr>
        <w:rPr>
          <w:rFonts w:ascii="Aptos" w:eastAsia="Aptos" w:hAnsi="Aptos" w:cs="Aptos"/>
          <w:b/>
          <w:color w:val="FF0000"/>
          <w:sz w:val="24"/>
          <w:szCs w:val="24"/>
          <w:u w:val="single"/>
        </w:rPr>
      </w:pPr>
    </w:p>
    <w:p w14:paraId="0E6EDC38" w14:textId="77777777" w:rsidR="00A034FB" w:rsidRDefault="00A034FB">
      <w:pPr>
        <w:rPr>
          <w:rFonts w:ascii="Aptos" w:eastAsia="Aptos" w:hAnsi="Aptos" w:cs="Aptos"/>
          <w:b/>
          <w:color w:val="FF0000"/>
          <w:sz w:val="24"/>
          <w:szCs w:val="24"/>
          <w:u w:val="single"/>
        </w:rPr>
      </w:pPr>
    </w:p>
    <w:p w14:paraId="667403EB" w14:textId="77777777" w:rsidR="00A034FB" w:rsidRDefault="00A034FB">
      <w:pPr>
        <w:rPr>
          <w:rFonts w:ascii="Aptos" w:eastAsia="Aptos" w:hAnsi="Aptos" w:cs="Aptos"/>
          <w:b/>
          <w:color w:val="FF0000"/>
          <w:sz w:val="24"/>
          <w:szCs w:val="24"/>
          <w:u w:val="single"/>
        </w:rPr>
      </w:pPr>
    </w:p>
    <w:p w14:paraId="72F3EA90" w14:textId="77777777" w:rsidR="00A034FB" w:rsidRDefault="00A034FB">
      <w:pPr>
        <w:rPr>
          <w:rFonts w:ascii="Aptos" w:eastAsia="Aptos" w:hAnsi="Aptos" w:cs="Aptos"/>
          <w:b/>
          <w:color w:val="FF0000"/>
          <w:sz w:val="24"/>
          <w:szCs w:val="24"/>
          <w:u w:val="single"/>
        </w:rPr>
      </w:pPr>
    </w:p>
    <w:p w14:paraId="007D7F47" w14:textId="77777777" w:rsidR="00A034FB" w:rsidRDefault="00A034FB">
      <w:pPr>
        <w:rPr>
          <w:color w:val="FF0000"/>
          <w:sz w:val="32"/>
          <w:szCs w:val="32"/>
        </w:rPr>
      </w:pPr>
    </w:p>
    <w:p w14:paraId="63652D50" w14:textId="77777777" w:rsidR="0051184F" w:rsidRDefault="0051184F">
      <w:pPr>
        <w:rPr>
          <w:color w:val="FF0000"/>
          <w:sz w:val="32"/>
          <w:szCs w:val="32"/>
        </w:rPr>
      </w:pPr>
    </w:p>
    <w:p w14:paraId="3B8834D9" w14:textId="77777777" w:rsidR="0051184F" w:rsidRDefault="0051184F">
      <w:pPr>
        <w:rPr>
          <w:color w:val="FF0000"/>
          <w:sz w:val="32"/>
          <w:szCs w:val="32"/>
        </w:rPr>
      </w:pPr>
    </w:p>
    <w:p w14:paraId="73603A0D" w14:textId="77777777" w:rsidR="0051184F" w:rsidRDefault="0051184F">
      <w:pPr>
        <w:rPr>
          <w:color w:val="FF0000"/>
          <w:sz w:val="32"/>
          <w:szCs w:val="32"/>
        </w:rPr>
      </w:pPr>
    </w:p>
    <w:p w14:paraId="4DA00107" w14:textId="77777777" w:rsidR="0051184F" w:rsidRDefault="0051184F">
      <w:pPr>
        <w:rPr>
          <w:color w:val="FF0000"/>
          <w:sz w:val="32"/>
          <w:szCs w:val="32"/>
        </w:rPr>
      </w:pPr>
    </w:p>
    <w:p w14:paraId="4C439B93" w14:textId="77777777" w:rsidR="0051184F" w:rsidRDefault="00E73B14">
      <w:pPr>
        <w:rPr>
          <w:color w:val="3A3A3A"/>
          <w:sz w:val="40"/>
          <w:szCs w:val="40"/>
        </w:rPr>
      </w:pPr>
      <w:r>
        <w:rPr>
          <w:color w:val="3A3A3A"/>
          <w:sz w:val="40"/>
          <w:szCs w:val="40"/>
        </w:rPr>
        <w:lastRenderedPageBreak/>
        <w:t>Abstract</w:t>
      </w:r>
    </w:p>
    <w:p w14:paraId="58B44033" w14:textId="77777777" w:rsidR="0051184F" w:rsidRDefault="0051184F"/>
    <w:p w14:paraId="160FD0A7" w14:textId="77777777" w:rsidR="0051184F" w:rsidRDefault="00E73B14">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445FE040" w14:textId="77777777" w:rsidR="0051184F" w:rsidRDefault="0051184F"/>
    <w:p w14:paraId="2D2ACFE4" w14:textId="77777777" w:rsidR="0051184F" w:rsidRDefault="0051184F"/>
    <w:p w14:paraId="5E763318" w14:textId="77777777" w:rsidR="0051184F" w:rsidRDefault="0051184F"/>
    <w:p w14:paraId="779314AE" w14:textId="77777777" w:rsidR="0051184F" w:rsidRDefault="0051184F"/>
    <w:p w14:paraId="608D45CE" w14:textId="77777777" w:rsidR="0051184F" w:rsidRDefault="0051184F"/>
    <w:p w14:paraId="26BBCD93" w14:textId="77777777" w:rsidR="0051184F" w:rsidRDefault="0051184F"/>
    <w:p w14:paraId="0DCA3CCC" w14:textId="77777777" w:rsidR="0051184F" w:rsidRDefault="0051184F"/>
    <w:p w14:paraId="228B2106" w14:textId="77777777" w:rsidR="0051184F"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Content>
        <w:p w14:paraId="6A944F1F"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t>1</w:t>
            </w:r>
          </w:hyperlink>
        </w:p>
        <w:p w14:paraId="56AC4D4C"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30j0zll">
            <w:r>
              <w:rPr>
                <w:color w:val="000000"/>
              </w:rPr>
              <w:t>Chapter 1</w:t>
            </w:r>
            <w:r>
              <w:rPr>
                <w:color w:val="000000"/>
              </w:rPr>
              <w:tab/>
              <w:t>1</w:t>
            </w:r>
          </w:hyperlink>
        </w:p>
        <w:p w14:paraId="2B1E522C" w14:textId="77777777" w:rsidR="0051184F" w:rsidRDefault="00E73B14">
          <w:pPr>
            <w:pBdr>
              <w:top w:val="nil"/>
              <w:left w:val="nil"/>
              <w:bottom w:val="nil"/>
              <w:right w:val="nil"/>
              <w:between w:val="nil"/>
            </w:pBdr>
            <w:tabs>
              <w:tab w:val="right" w:leader="dot" w:pos="9016"/>
            </w:tabs>
            <w:spacing w:after="100"/>
            <w:ind w:left="220"/>
            <w:rPr>
              <w:rFonts w:ascii="Aptos" w:eastAsia="Aptos" w:hAnsi="Aptos" w:cs="Aptos"/>
              <w:color w:val="000000"/>
              <w:sz w:val="24"/>
              <w:szCs w:val="24"/>
            </w:rPr>
          </w:pPr>
          <w:hyperlink w:anchor="_heading=h.1fob9te">
            <w:r>
              <w:rPr>
                <w:color w:val="000000"/>
              </w:rPr>
              <w:t>Chapter 1.1</w:t>
            </w:r>
            <w:r>
              <w:rPr>
                <w:color w:val="000000"/>
              </w:rPr>
              <w:tab/>
              <w:t>1</w:t>
            </w:r>
          </w:hyperlink>
        </w:p>
        <w:p w14:paraId="45433B99" w14:textId="77777777" w:rsidR="0051184F" w:rsidRDefault="00E73B14">
          <w:pPr>
            <w:pBdr>
              <w:top w:val="nil"/>
              <w:left w:val="nil"/>
              <w:bottom w:val="nil"/>
              <w:right w:val="nil"/>
              <w:between w:val="nil"/>
            </w:pBdr>
            <w:tabs>
              <w:tab w:val="right" w:leader="dot" w:pos="9016"/>
            </w:tabs>
            <w:spacing w:after="100"/>
            <w:ind w:left="440"/>
            <w:rPr>
              <w:rFonts w:ascii="Aptos" w:eastAsia="Aptos" w:hAnsi="Aptos" w:cs="Aptos"/>
              <w:color w:val="000000"/>
              <w:sz w:val="24"/>
              <w:szCs w:val="24"/>
            </w:rPr>
          </w:pPr>
          <w:hyperlink w:anchor="_heading=h.3znysh7">
            <w:r>
              <w:rPr>
                <w:color w:val="000000"/>
              </w:rPr>
              <w:t>Chapter 1.1.1.</w:t>
            </w:r>
            <w:r>
              <w:rPr>
                <w:color w:val="000000"/>
              </w:rPr>
              <w:tab/>
              <w:t>1</w:t>
            </w:r>
          </w:hyperlink>
        </w:p>
        <w:p w14:paraId="3F523FB6"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et92p0">
            <w:r>
              <w:rPr>
                <w:color w:val="000000"/>
              </w:rPr>
              <w:t>References</w:t>
            </w:r>
            <w:r>
              <w:rPr>
                <w:color w:val="000000"/>
              </w:rPr>
              <w:tab/>
              <w:t>2</w:t>
            </w:r>
          </w:hyperlink>
        </w:p>
        <w:p w14:paraId="51630EDE" w14:textId="77777777" w:rsidR="0051184F" w:rsidRDefault="00E73B14">
          <w:r>
            <w:fldChar w:fldCharType="end"/>
          </w:r>
        </w:p>
      </w:sdtContent>
    </w:sdt>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Default="00E73B14">
      <w:pPr>
        <w:pStyle w:val="Heading1"/>
        <w:spacing w:after="0"/>
      </w:pPr>
      <w:bookmarkStart w:id="12" w:name="_heading=h.gjdgxs" w:colFirst="0" w:colLast="0"/>
      <w:bookmarkEnd w:id="12"/>
      <w:r>
        <w:lastRenderedPageBreak/>
        <w:t>Introduction</w:t>
      </w:r>
    </w:p>
    <w:p w14:paraId="6B356D46" w14:textId="77777777" w:rsidR="0051184F" w:rsidRDefault="00E73B14">
      <w:pPr>
        <w:pStyle w:val="Heading1"/>
        <w:spacing w:before="0"/>
      </w:pPr>
      <w:bookmarkStart w:id="13" w:name="_heading=h.30j0zll" w:colFirst="0" w:colLast="0"/>
      <w:bookmarkEnd w:id="13"/>
      <w:r>
        <w:t>Chapter 1</w:t>
      </w:r>
    </w:p>
    <w:p w14:paraId="7BAE125C" w14:textId="77777777" w:rsidR="0051184F" w:rsidRDefault="00E73B14">
      <w:pPr>
        <w:pStyle w:val="Heading2"/>
      </w:pPr>
      <w:bookmarkStart w:id="14" w:name="_heading=h.1fob9te" w:colFirst="0" w:colLast="0"/>
      <w:bookmarkEnd w:id="14"/>
      <w:r>
        <w:t>Chapter 1.1</w:t>
      </w:r>
    </w:p>
    <w:p w14:paraId="60033E0B" w14:textId="77777777" w:rsidR="0051184F" w:rsidRDefault="00E73B14">
      <w:pPr>
        <w:pStyle w:val="Heading3"/>
      </w:pPr>
      <w:bookmarkStart w:id="15" w:name="_heading=h.3znysh7" w:colFirst="0" w:colLast="0"/>
      <w:bookmarkEnd w:id="15"/>
      <w:r>
        <w:t>Chapter 1.1.1.</w:t>
      </w:r>
    </w:p>
    <w:p w14:paraId="7770181D" w14:textId="77777777" w:rsidR="0051184F" w:rsidRDefault="0051184F"/>
    <w:p w14:paraId="225A14DC" w14:textId="77777777" w:rsidR="0051184F" w:rsidRDefault="00E73B14">
      <w:r>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p>
    <w:p w14:paraId="74DF0D5E" w14:textId="77777777" w:rsidR="0051184F" w:rsidRDefault="0051184F">
      <w:pPr>
        <w:rPr>
          <w:color w:val="FF0000"/>
        </w:rPr>
      </w:pPr>
    </w:p>
    <w:p w14:paraId="2C10B9FF" w14:textId="77777777" w:rsidR="0051184F" w:rsidRDefault="00E73B14">
      <w:pPr>
        <w:rPr>
          <w:color w:val="FF0000"/>
        </w:rPr>
      </w:pPr>
      <w:r>
        <w:rPr>
          <w:color w:val="FF0000"/>
        </w:rPr>
        <w:t>[NOTE: For the table of contents to function properly, you must use the correct headings for all your chapters and subchapters.</w:t>
      </w:r>
    </w:p>
    <w:p w14:paraId="18BC4661" w14:textId="77777777" w:rsidR="0051184F" w:rsidRDefault="00E73B14">
      <w:pPr>
        <w:rPr>
          <w:color w:val="FF0000"/>
        </w:rPr>
      </w:pPr>
      <w:r>
        <w:rPr>
          <w:b/>
          <w:color w:val="FF0000"/>
        </w:rPr>
        <w:t>Heading 1:</w:t>
      </w:r>
      <w:r>
        <w:rPr>
          <w:color w:val="FF0000"/>
        </w:rPr>
        <w:t xml:space="preserve"> This is the main heading and should be employed for the primary title or chapter. For example: CHAPTER 1.</w:t>
      </w:r>
    </w:p>
    <w:p w14:paraId="09E4A972" w14:textId="77777777" w:rsidR="0051184F" w:rsidRDefault="00E73B14">
      <w:pPr>
        <w:rPr>
          <w:color w:val="FF0000"/>
        </w:rPr>
      </w:pPr>
      <w:r>
        <w:rPr>
          <w:b/>
          <w:color w:val="FF0000"/>
        </w:rPr>
        <w:t>Heading 2:</w:t>
      </w:r>
      <w:r>
        <w:rPr>
          <w:color w:val="FF0000"/>
        </w:rPr>
        <w:t xml:space="preserve"> Use Heading 2 as a subheading. For instance: Chapter 1.1.</w:t>
      </w:r>
    </w:p>
    <w:p w14:paraId="2445225A" w14:textId="77777777" w:rsidR="0051184F" w:rsidRDefault="00E73B14">
      <w:pPr>
        <w:rPr>
          <w:color w:val="FF0000"/>
        </w:rPr>
      </w:pPr>
      <w:r>
        <w:rPr>
          <w:b/>
          <w:color w:val="FF0000"/>
        </w:rPr>
        <w:t>Heading 3:</w:t>
      </w:r>
      <w:r>
        <w:rPr>
          <w:color w:val="FF0000"/>
        </w:rPr>
        <w:t xml:space="preserve"> Heading 3 provides a more detailed breakdown, such as Chapter 1.1.1.</w:t>
      </w:r>
    </w:p>
    <w:p w14:paraId="0B43A96B" w14:textId="77777777" w:rsidR="0051184F" w:rsidRDefault="00E73B14">
      <w:pPr>
        <w:rPr>
          <w:color w:val="FF0000"/>
        </w:rPr>
      </w:pPr>
      <w:r>
        <w:rPr>
          <w:color w:val="FF0000"/>
        </w:rPr>
        <w:t>By adhering to this hierarchical structure, you ensure an organized and effective document outline, enhancing readability and navigation. However, you are not forced to use all 3 headings, usually heading 1 and 2 are sufficient.</w:t>
      </w:r>
    </w:p>
    <w:p w14:paraId="3DC735BA" w14:textId="77777777" w:rsidR="0051184F" w:rsidRDefault="00E73B14">
      <w:pPr>
        <w:rPr>
          <w:color w:val="FF0000"/>
        </w:rPr>
      </w:pPr>
      <w:r>
        <w:rPr>
          <w:color w:val="FF0000"/>
        </w:rPr>
        <w:t>The remainder of your text should be written using a normal font.]</w:t>
      </w:r>
    </w:p>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4D3B8FB8" w14:textId="77777777" w:rsidR="0051184F" w:rsidRDefault="00E73B14">
      <w:pPr>
        <w:pStyle w:val="Heading1"/>
      </w:pPr>
      <w:bookmarkStart w:id="16" w:name="_heading=h.2et92p0" w:colFirst="0" w:colLast="0"/>
      <w:bookmarkEnd w:id="16"/>
      <w:r>
        <w:lastRenderedPageBreak/>
        <w:t>References</w:t>
      </w:r>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17" w:name="_heading=h.kfkjs3rwl2c1" w:colFirst="0" w:colLast="0"/>
      <w:bookmarkEnd w:id="17"/>
      <w:r>
        <w:t>Appendix</w:t>
      </w:r>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8AF61" w14:textId="77777777" w:rsidR="00BA530A" w:rsidRDefault="00BA530A">
      <w:pPr>
        <w:spacing w:after="0" w:line="240" w:lineRule="auto"/>
      </w:pPr>
      <w:r>
        <w:separator/>
      </w:r>
    </w:p>
  </w:endnote>
  <w:endnote w:type="continuationSeparator" w:id="0">
    <w:p w14:paraId="2A5F1A31" w14:textId="77777777" w:rsidR="00BA530A" w:rsidRDefault="00BA5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C4A9699-C5A9-4AE4-B808-5E9E47472BB2}"/>
    <w:embedBold r:id="rId2" w:fontKey="{88172E05-342F-49E4-9C0B-4831CEFE178C}"/>
    <w:embedItalic r:id="rId3" w:fontKey="{ABC00C93-240F-41E6-AEFB-0E663827B811}"/>
  </w:font>
  <w:font w:name="Aptos Display">
    <w:charset w:val="00"/>
    <w:family w:val="swiss"/>
    <w:pitch w:val="variable"/>
    <w:sig w:usb0="20000287" w:usb1="00000003" w:usb2="00000000" w:usb3="00000000" w:csb0="0000019F" w:csb1="00000000"/>
    <w:embedRegular r:id="rId4" w:fontKey="{03F3FB61-FE63-4A90-94A3-B3856022C687}"/>
  </w:font>
  <w:font w:name="Quattrocento Sans">
    <w:charset w:val="00"/>
    <w:family w:val="swiss"/>
    <w:pitch w:val="variable"/>
    <w:sig w:usb0="800000BF" w:usb1="4000005B" w:usb2="00000000" w:usb3="00000000" w:csb0="00000001" w:csb1="00000000"/>
    <w:embedRegular r:id="rId5" w:fontKey="{24795CD6-D144-46DE-8584-2D4DC9102C12}"/>
    <w:embedBold r:id="rId6" w:fontKey="{A8C8FCD1-E81D-42B8-8200-7251C3C5FDE6}"/>
  </w:font>
  <w:font w:name="Aptos">
    <w:charset w:val="00"/>
    <w:family w:val="swiss"/>
    <w:pitch w:val="variable"/>
    <w:sig w:usb0="20000287" w:usb1="00000003" w:usb2="00000000" w:usb3="00000000" w:csb0="0000019F" w:csb1="00000000"/>
    <w:embedRegular r:id="rId7" w:fontKey="{2D6F64AD-A37E-4AE2-BE4C-AC06072FBDA2}"/>
    <w:embedBold r:id="rId8" w:fontKey="{B6C48042-0628-4992-B7F9-799377F50839}"/>
  </w:font>
  <w:font w:name="Play">
    <w:altName w:val="Calibri"/>
    <w:charset w:val="00"/>
    <w:family w:val="auto"/>
    <w:pitch w:val="default"/>
    <w:embedRegular r:id="rId9" w:fontKey="{552755B8-B1CA-452A-8AE9-B7434F3083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54FF9" w14:textId="77777777" w:rsidR="00BA530A" w:rsidRDefault="00BA530A">
      <w:pPr>
        <w:spacing w:after="0" w:line="240" w:lineRule="auto"/>
      </w:pPr>
      <w:r>
        <w:separator/>
      </w:r>
    </w:p>
  </w:footnote>
  <w:footnote w:type="continuationSeparator" w:id="0">
    <w:p w14:paraId="189ECE62" w14:textId="77777777" w:rsidR="00BA530A" w:rsidRDefault="00BA53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24408F"/>
    <w:rsid w:val="00271667"/>
    <w:rsid w:val="003E1F7C"/>
    <w:rsid w:val="00412791"/>
    <w:rsid w:val="004D5558"/>
    <w:rsid w:val="004F5038"/>
    <w:rsid w:val="0051184F"/>
    <w:rsid w:val="00891F35"/>
    <w:rsid w:val="0090340F"/>
    <w:rsid w:val="00912193"/>
    <w:rsid w:val="009E1379"/>
    <w:rsid w:val="00A034FB"/>
    <w:rsid w:val="00BA530A"/>
    <w:rsid w:val="00C0515F"/>
    <w:rsid w:val="00DA61F3"/>
    <w:rsid w:val="00DB4F8F"/>
    <w:rsid w:val="00E50787"/>
    <w:rsid w:val="00E73B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1013</Words>
  <Characters>5777</Characters>
  <Application>Microsoft Office Word</Application>
  <DocSecurity>0</DocSecurity>
  <Lines>48</Lines>
  <Paragraphs>13</Paragraphs>
  <ScaleCrop>false</ScaleCrop>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Natalia Alves</cp:lastModifiedBy>
  <cp:revision>2</cp:revision>
  <dcterms:created xsi:type="dcterms:W3CDTF">2026-10-19T12:44:00Z</dcterms:created>
  <dcterms:modified xsi:type="dcterms:W3CDTF">2026-10-19T12:44:00Z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